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Ms. Lee:</w:t>
      </w:r>
    </w:p>
    <w:p>
      <w:r>
        <w:rPr/>
        <w:t>I'm writing to apply for the Office Coordinator position at Finger Lakes Outfitters.</w:t>
      </w:r>
    </w:p>
    <w:p>
      <w:r>
        <w:rPr/>
        <w:t>For two seasons I ran the rental desk at Lakeshore Paddle Company. I scheduled staff, answered customers and balanced the books every day.</w:t>
      </w:r>
    </w:p>
    <w:p>
      <w:r>
        <w:rPr/>
      </w:r>
      <w:del xmlns:w15="http://schemas.microsoft.com/office/word/2012/wordml" w:id="106" w:author="Priya Shah" w:date="2026-10-20T09:00:00Z">
        <w:r>
          <w:delText xml:space="preserve">I would love to talk about how I can help your team grow.</w:delText>
        </w:r>
      </w:del>
      <w:ins xmlns:w15="http://schemas.microsoft.com/office/word/2012/wordml" w:id="107" w:author="Priya Shah" w:date="2026-10-20T09:00:00Z">
        <w:r>
          <w:t xml:space="preserve">I'd welcome the chance to talk about how I can help your team.</w:t>
        </w:r>
      </w:ins>
    </w:p>
    <w:p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Shah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