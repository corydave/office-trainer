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40"/>
        </w:rPr>
        <w:t>Lakeshore Paddle Company Annual Report</w:t>
      </w:r>
    </w:p>
    <w:p>
      <w:r>
        <w:rPr/>
        <w:t>Prepared for the Lakeshore Paddle Co. board, October 2026</w:t>
      </w:r>
    </w:p>
    <w:p>
      <w:pPr>
        <w:spacing w:after="120" w:before="240"/>
      </w:pPr>
      <w:r>
        <w:rPr>
          <w:b/>
          <w:sz w:val="28"/>
        </w:rPr>
        <w:t>Our season</w:t>
      </w:r>
    </w:p>
    <w:p>
      <w:r>
        <w:rPr/>
        <w:t>Lakeshore Paddle Co. had its busiest season yet, with more than six thousand rentals and two new programs.</w:t>
      </w:r>
    </w:p>
    <w:p>
      <w:pPr>
        <w:spacing w:after="120" w:before="240"/>
      </w:pPr>
      <w:r>
        <w:rPr>
          <w:b/>
          <w:sz w:val="28"/>
        </w:rPr>
        <w:t>Highlights</w:t>
      </w:r>
    </w:p>
    <w:p>
      <w:r>
        <w:rPr/>
        <w:t>Paddle Day brought first-time paddlers to the shore. The sunset series sold out. Lakeshore Paddle Co. added six boats and hired four new guides. We also rebuilt the north dock before Memorial Day.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1" name="Report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sz w:val="28"/>
        </w:rPr>
        <w:t>Rentals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t>Boat</w:t>
            </w:r>
          </w:p>
        </w:tc>
        <w:tc>
          <w:tcPr>
            <w:tcW w:type="dxa" w:w="3394"/>
          </w:tcPr>
          <w:p>
            <w:r>
              <w:t>Rentals</w:t>
            </w:r>
          </w:p>
        </w:tc>
        <w:tc>
          <w:tcPr>
            <w:tcW w:type="dxa" w:w="3394"/>
          </w:tcPr>
          <w:p>
            <w:r>
              <w:t>Change</w:t>
            </w:r>
          </w:p>
        </w:tc>
      </w:tr>
      <w:tr>
        <w:tc>
          <w:tcPr>
            <w:tcW w:type="dxa" w:w="3394"/>
          </w:tcPr>
          <w:p>
            <w:r>
              <w:t>Kayak</w:t>
            </w:r>
          </w:p>
        </w:tc>
        <w:tc>
          <w:tcPr>
            <w:tcW w:type="dxa" w:w="3394"/>
          </w:tcPr>
          <w:p>
            <w:r>
              <w:t>3,410</w:t>
            </w:r>
          </w:p>
        </w:tc>
        <w:tc>
          <w:tcPr>
            <w:tcW w:type="dxa" w:w="3394"/>
          </w:tcPr>
          <w:p>
            <w:r>
              <w:t>+14%</w:t>
            </w:r>
          </w:p>
        </w:tc>
      </w:tr>
      <w:tr>
        <w:tc>
          <w:tcPr>
            <w:tcW w:type="dxa" w:w="3394"/>
          </w:tcPr>
          <w:p>
            <w:r>
              <w:t>Paddleboard</w:t>
            </w:r>
          </w:p>
        </w:tc>
        <w:tc>
          <w:tcPr>
            <w:tcW w:type="dxa" w:w="3394"/>
          </w:tcPr>
          <w:p>
            <w:r>
              <w:t>1,780</w:t>
            </w:r>
          </w:p>
        </w:tc>
        <w:tc>
          <w:tcPr>
            <w:tcW w:type="dxa" w:w="3394"/>
          </w:tcPr>
          <w:p>
            <w:r>
              <w:t>+9%</w:t>
            </w:r>
          </w:p>
        </w:tc>
      </w:tr>
      <w:tr>
        <w:tc>
          <w:tcPr>
            <w:tcW w:type="dxa" w:w="3394"/>
          </w:tcPr>
          <w:p>
            <w:r>
              <w:t>Canoe</w:t>
            </w:r>
          </w:p>
        </w:tc>
        <w:tc>
          <w:tcPr>
            <w:tcW w:type="dxa" w:w="3394"/>
          </w:tcPr>
          <w:p>
            <w:r>
              <w:t>1,230</w:t>
            </w:r>
          </w:p>
        </w:tc>
        <w:tc>
          <w:tcPr>
            <w:tcW w:type="dxa" w:w="3394"/>
          </w:tcPr>
          <w:p>
            <w:r>
              <w:t>+6%</w:t>
            </w:r>
          </w:p>
        </w:tc>
      </w:tr>
    </w:tbl>
    <w:p/>
    <w:p>
      <w:pPr>
        <w:spacing w:after="120" w:before="240"/>
      </w:pPr>
      <w:r>
        <w:rPr>
          <w:b/>
          <w:sz w:val="28"/>
        </w:rPr>
        <w:t>Goals for next year</w:t>
      </w:r>
    </w:p>
    <w:p>
      <w:pPr>
        <w:spacing w:after="40"/>
      </w:pPr>
      <w:r>
        <w:rPr/>
        <w:t>Add four kayaks.</w:t>
      </w:r>
    </w:p>
    <w:p>
      <w:pPr>
        <w:spacing w:after="40"/>
      </w:pPr>
      <w:r>
        <w:rPr/>
        <w:t>Hold a second Paddle Day.</w:t>
      </w:r>
    </w:p>
    <w:p>
      <w:pPr>
        <w:spacing w:after="40"/>
      </w:pPr>
      <w:r>
        <w:rPr/>
        <w:t>Train every guide in first aid.</w:t>
      </w:r>
    </w:p>
    <w:p>
      <w:pPr>
        <w:spacing w:after="120" w:before="240"/>
      </w:pPr>
      <w:r>
        <w:rPr>
          <w:b/>
          <w:sz w:val="28"/>
        </w:rPr>
        <w:t>Staff</w:t>
      </w:r>
    </w:p>
    <w:p>
      <w:pPr>
        <w:spacing w:after="0"/>
      </w:pPr>
      <w:r>
        <w:rPr/>
        <w:t>Name</w:t>
        <w:tab/>
        <w:t>Role</w:t>
        <w:tab/>
        <w:t>Seasons</w:t>
      </w:r>
    </w:p>
    <w:p>
      <w:pPr>
        <w:spacing w:after="0"/>
      </w:pPr>
      <w:r>
        <w:rPr/>
        <w:t>Jordan Rivera</w:t>
        <w:tab/>
        <w:t>Manager</w:t>
        <w:tab/>
        <w:t>6</w:t>
      </w:r>
    </w:p>
    <w:p>
      <w:pPr>
        <w:spacing w:after="0"/>
      </w:pPr>
      <w:r>
        <w:rPr/>
        <w:t>Priya Shah</w:t>
        <w:tab/>
        <w:t>Owner</w:t>
        <w:tab/>
        <w:t>11</w:t>
      </w:r>
    </w:p>
    <w:p>
      <w:pPr>
        <w:spacing w:after="0"/>
      </w:pPr>
      <w:r>
        <w:rPr/>
        <w:t>Sam Ortiz</w:t>
        <w:tab/>
        <w:t>Lead guide</w:t>
        <w:tab/>
        <w:t>4</w:t>
      </w:r>
    </w:p>
    <w:p>
      <w:r>
        <w:rPr>
          <w:rFonts w:ascii="Comic Sans MS" w:hAnsi="Comic Sans MS"/>
          <w:color w:val="7030A0"/>
          <w:sz w:val="26"/>
        </w:rPr>
        <w:t>Thank you to every renter, volunteer and neighbor who made this season possible.</w:t>
      </w:r>
    </w:p>
    <w:p>
      <w:pPr>
        <w:spacing w:after="120" w:before="240"/>
      </w:pPr>
      <w:r>
        <w:rPr>
          <w:b/>
          <w:sz w:val="28"/>
        </w:rPr>
        <w:t>Next steps</w:t>
      </w:r>
    </w:p>
    <w:p>
      <w:commentRangeStart xmlns:w15="http://schemas.microsoft.com/office/word/2012/wordml" w:id="0"/>
      <w:r>
        <w:rPr/>
        <w:t>The board will review this report at the November meeting.</w:t>
      </w:r>
      <w:ins xmlns:w15="http://schemas.microsoft.com/office/word/2012/wordml" w:id="115" w:author="Priya Shah" w:date="2026-10-20T09:00:00Z">
        <w:r>
          <w:t xml:space="preserve"> Bring questions.</w:t>
        </w:r>
      </w:ins>
      <w:commentRangeEnd xmlns:w15="http://schemas.microsoft.com/office/word/2012/wordml" w:id="0"/>
      <w:r xmlns:w15="http://schemas.microsoft.com/office/word/2012/wordml">
        <w:commentReference w:id="0"/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Priya Shah" w:date="2026-10-20T09:00:00Z" w:initials="PS">
    <w:p w14:paraId="10000000" w14:textId="77777777">
      <w:r>
        <w:annotationRef/>
      </w:r>
      <w:r>
        <w:t xml:space="preserve">Can you confirm the meeting date?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