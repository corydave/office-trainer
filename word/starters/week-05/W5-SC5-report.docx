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Season Report: Lakeshore Paddle Company</w:t>
      </w:r>
    </w:p>
    <w:p>
      <w:r>
        <w:rPr/>
        <w:t xml:space="preserve">This was our strongest season yet, </w:t>
      </w:r>
      <w:del xmlns:w15="http://schemas.microsoft.com/office/word/2012/wordml" w:id="110" w:author="Sam Ortiz" w:date="2026-10-20T09:00:00Z">
        <w:r>
          <w:delText xml:space="preserve">thanks to our volunteers</w:delText>
        </w:r>
      </w:del>
      <w:ins xmlns:w15="http://schemas.microsoft.com/office/word/2012/wordml" w:id="111" w:author="Sam Ortiz" w:date="2026-10-20T09:00:00Z">
        <w:r>
          <w:t xml:space="preserve">helped by</w:t>
        </w:r>
      </w:ins>
      <w:r xmlns:w15="http://schemas.microsoft.com/office/word/2012/wordml">
        <w:t xml:space="preserve"> a dry, warm July.</w:t>
      </w:r>
    </w:p>
    <w:p>
      <w:pPr>
        <w:pStyle w:val="Heading1"/>
      </w:pPr>
      <w:r>
        <w:rPr>
          <w:b xmlns:w15="http://schemas.microsoft.com/office/word/2012/wordml"/>
          <w:rPrChange xmlns:w15="http://schemas.microsoft.com/office/word/2012/wordml" w:id="112" w:author="Sam Ortiz" w:date="2026-10-20T09:00:00Z">
            <w:rPr/>
          </w:rPrChange>
        </w:rPr>
        <w:t>Rentals</w:t>
      </w:r>
    </w:p>
    <w:p>
      <w:commentRangeStart xmlns:w15="http://schemas.microsoft.com/office/word/2012/wordml" w:id="0"/>
      <w:r>
        <w:rPr/>
        <w:t>We logged 6,420 rentals, up 12 percent on last year. Kayaks made up more than half of them.</w:t>
      </w:r>
      <w:ins xmlns:w15="http://schemas.microsoft.com/office/word/2012/wordml" w:id="114" w:author="Priya Shah" w:date="2026-10-20T09:00:00Z">
        <w:r>
          <w:t xml:space="preserve"> Paddleboards were close behind.</w:t>
        </w:r>
      </w:ins>
      <w:commentRangeEnd xmlns:w15="http://schemas.microsoft.com/office/word/2012/wordml" w:id="0"/>
      <w:r xmlns:w15="http://schemas.microsoft.com/office/word/2012/wordml">
        <w:commentReference w:id="0"/>
      </w:r>
    </w:p>
    <w:p>
      <w:pPr>
        <w:pStyle w:val="Heading1"/>
      </w:pPr>
      <w:r>
        <w:rPr>
          <w:b xmlns:w15="http://schemas.microsoft.com/office/word/2012/wordml"/>
          <w:rPrChange xmlns:w15="http://schemas.microsoft.com/office/word/2012/wordml" w:id="113" w:author="Sam Ortiz" w:date="2026-10-20T09:00:00Z">
            <w:rPr/>
          </w:rPrChange>
        </w:rPr>
        <w:t>Programs</w:t>
      </w:r>
    </w:p>
    <w:p>
      <w:commentRangeStart xmlns:w15="http://schemas.microsoft.com/office/word/2012/wordml" w:id="1"/>
      <w:r>
        <w:rPr/>
        <w:t>Paddle Day brought 214 first-time paddlers to the shore. The sunset series sold out every week.</w:t>
      </w:r>
      <w:commentRangeEnd xmlns:w15="http://schemas.microsoft.com/office/word/2012/wordml" w:id="1"/>
      <w:r xmlns:w15="http://schemas.microsoft.com/office/word/2012/wordml">
        <w:commentReference w:id="1"/>
      </w:r>
    </w:p>
    <w:p>
      <w:pPr>
        <w:pStyle w:val="Heading1"/>
      </w:pPr>
      <w:r>
        <w:t>Next season</w:t>
      </w:r>
    </w:p>
    <w:p>
      <w:commentRangeStart xmlns:w15="http://schemas.microsoft.com/office/word/2012/wordml" w:id="2"/>
      <w:r>
        <w:rPr/>
        <w:t>We plan to add four kayaks and a second Paddle Day in August.</w:t>
      </w:r>
      <w:commentRangeEnd xmlns:w15="http://schemas.microsoft.com/office/word/2012/wordml" w:id="2"/>
      <w:r xmlns:w15="http://schemas.microsoft.com/office/word/2012/wordml">
        <w:commentReference w:id="2"/>
      </w:r>
    </w:p>
    <w:p>
      <w:r>
        <w:rPr>
          <w:vanish/>
        </w:rPr>
        <w:t>Draft numbers: check with accounting before sharing.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114800" cy="2057400"/>
            <wp:docPr id="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Sam Ortiz" w:date="2026-10-20T09:00:00Z" w:initials="SO">
    <w:p w14:paraId="10000000" w14:textId="77777777">
      <w:r>
        <w:annotationRef/>
      </w:r>
      <w:r>
        <w:t xml:space="preserve">Can you double-check the rental numbers?</w:t>
      </w:r>
    </w:p>
  </w:comment>
  <w:comment w:id="1" w:author="Priya Shah" w:date="2026-10-20T09:00:00Z" w:initials="PS">
    <w:p w14:paraId="10000001" w14:textId="77777777">
      <w:r>
        <w:annotationRef/>
      </w:r>
      <w:r>
        <w:t xml:space="preserve">Love this section.</w:t>
      </w:r>
    </w:p>
  </w:comment>
  <w:comment w:id="2" w:author="Priya Shah" w:date="2026-10-20T09:00:00Z" w:initials="PS">
    <w:p w14:paraId="10000002" w14:textId="77777777">
      <w:r>
        <w:annotationRef/>
      </w:r>
      <w:r>
        <w:t xml:space="preserve">Remove before sharing: budget not approved yet.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10000001" w15:done="0"/>
  <w15:commentEx w15:paraId="1000000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