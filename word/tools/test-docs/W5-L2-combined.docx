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I would love to talk about how I can help your team grow.</w:t>
      </w:r>
      <w:ins xmlns:w15="http://schemas.microsoft.com/office/word/2012/wordml" w:id="125" w:author="Priya Shah" w:date="2026-10-20T09:00:00Z">
        <w:r>
          <w:t xml:space="preserve"> I'd welcome the chance.</w:t>
        </w:r>
      </w:ins>
    </w:p>
    <w:p>
      <w:r>
        <w:rPr/>
        <w:t>For two seasons I ran the rental desk.</w:t>
      </w:r>
      <w:ins xmlns:w15="http://schemas.microsoft.com/office/word/2012/wordml" w:id="126" w:author="Sam Ortiz" w:date="2026-10-20T09:00:00Z">
        <w:r>
          <w:t xml:space="preserve"> I scheduled twenty staff.</w:t>
        </w:r>
      </w:ins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