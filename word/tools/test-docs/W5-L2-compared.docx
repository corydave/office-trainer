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Ms. Lee:</w:t>
      </w:r>
    </w:p>
    <w:p>
      <w:r>
        <w:rPr/>
        <w:t>I'm writing to apply.</w:t>
      </w:r>
      <w:del xmlns:w15="http://schemas.microsoft.com/office/word/2012/wordml" w:id="119" w:author="Alex Morgan" w:date="2026-10-20T09:00:00Z">
        <w:r>
          <w:delText xml:space="preserve">x</w:delText>
        </w:r>
      </w:del>
      <w:ins xmlns:w15="http://schemas.microsoft.com/office/word/2012/wordml" w:id="120" w:author="Alex Morgan" w:date="2026-10-20T09:00:00Z">
        <w:r>
          <w:t xml:space="preserve"> which I saw on your website</w:t>
        </w:r>
      </w:ins>
    </w:p>
    <w:p>
      <w:r>
        <w:rPr/>
        <w:t>For two seasons I ran the desk.</w:t>
      </w:r>
      <w:del xmlns:w15="http://schemas.microsoft.com/office/word/2012/wordml" w:id="121" w:author="Alex Morgan" w:date="2026-10-20T09:00:00Z">
        <w:r>
          <w:delText xml:space="preserve">staff</w:delText>
        </w:r>
      </w:del>
      <w:ins xmlns:w15="http://schemas.microsoft.com/office/word/2012/wordml" w:id="122" w:author="Alex Morgan" w:date="2026-10-20T09:00:00Z">
        <w:r>
          <w:t xml:space="preserve">twenty staff</w:t>
        </w:r>
      </w:ins>
    </w:p>
    <w:p>
      <w:r>
        <w:rPr/>
        <w:t>Thank you.</w:t>
      </w:r>
      <w:del xmlns:w15="http://schemas.microsoft.com/office/word/2012/wordml" w:id="123" w:author="Alex Morgan" w:date="2026-10-20T09:00:00Z">
        <w:r>
          <w:delText xml:space="preserve">I would love to</w:delText>
        </w:r>
      </w:del>
      <w:ins xmlns:w15="http://schemas.microsoft.com/office/word/2012/wordml" w:id="124" w:author="Alex Morgan" w:date="2026-10-20T09:00:00Z">
        <w:r>
          <w:t xml:space="preserve">I'd welcome the chance to</w:t>
        </w:r>
      </w:ins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