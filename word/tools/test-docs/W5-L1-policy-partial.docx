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Safety Policy (Draft 3)</w:t>
      </w:r>
    </w:p>
    <w:p>
      <w:r>
        <w:rPr/>
        <w:t>This policy applies to every rental from the Lakeshore Paddle Company dock.</w:t>
      </w:r>
      <w:ins xmlns:w15="http://schemas.microsoft.com/office/word/2012/wordml" w:id="100" w:author="Sam Ortiz" w:date="2026-10-20T09:00:00Z">
        <w:r>
          <w:t xml:space="preserve"> Read it before your first shift.</w:t>
        </w:r>
      </w:ins>
    </w:p>
    <w:p>
      <w:pPr>
        <w:pStyle w:val="Heading1"/>
      </w:pPr>
      <w:r>
        <w:t>Life jackets</w:t>
      </w:r>
    </w:p>
    <w:p>
      <w:commentRangeStart xmlns:w15="http://schemas.microsoft.com/office/word/2012/wordml" w:id="0"/>
      <w:r>
        <w:rPr/>
        <w:t xml:space="preserve">Every renter </w:t>
      </w:r>
      <w:r>
        <w:rPr>
          <w:b xmlns:w15="http://schemas.microsoft.com/office/word/2012/wordml"/>
        </w:rPr>
        <w:t>should</w:t>
      </w:r>
      <w:r>
        <w:t xml:space="preserve"> wear a life jacket that fits, from launch to return.</w:t>
      </w:r>
      <w:commentRangeEnd xmlns:w15="http://schemas.microsoft.com/office/word/2012/wordml" w:id="0"/>
      <w:r xmlns:w15="http://schemas.microsoft.com/office/word/2012/wordml">
        <w:commentReference w:id="0"/>
      </w:r>
    </w:p>
    <w:p>
      <w:pPr>
        <w:pStyle w:val="Heading1"/>
      </w:pPr>
      <w:r>
        <w:t>Refunds</w:t>
      </w:r>
    </w:p>
    <w:p>
      <w:commentRangeStart xmlns:w15="http://schemas.microsoft.com/office/word/2012/wordml" w:id="1"/>
      <w:r>
        <w:rPr/>
        <w:t xml:space="preserve">Cancellations made at least 48 hours ahead are </w:t>
      </w:r>
      <w:r>
        <w:t xml:space="preserve">refunded minus a $5 fee</w:t>
      </w:r>
      <w:r xmlns:w15="http://schemas.microsoft.com/office/word/2012/wordml">
        <w:t xml:space="preserve">. Later cancellations get a credit for another day.</w:t>
      </w:r>
      <w:commentRangeEnd xmlns:w15="http://schemas.microsoft.com/office/word/2012/wordml" w:id="1"/>
      <w:r xmlns:w15="http://schemas.microsoft.com/office/word/2012/wordml">
        <w:commentReference w:id="1"/>
      </w:r>
    </w:p>
    <w:p>
      <w:pPr>
        <w:pStyle w:val="Heading1"/>
      </w:pPr>
      <w:r>
        <w:t>Weather</w:t>
      </w:r>
    </w:p>
    <w:p>
      <w:commentRangeStart xmlns:w15="http://schemas.microsoft.com/office/word/2012/wordml" w:id="2"/>
      <w:r>
        <w:rPr/>
        <w:t>Staff call boats in when gusts pass 20 miles per hour, when thunder is heard</w:t>
      </w:r>
      <w:del xmlns:w15="http://schemas.microsoft.com/office/word/2012/wordml" w:id="101" w:author="Sam Ortiz" w:date="2026-10-20T09:00:00Z">
        <w:r>
          <w:delText xml:space="preserve">, and so on</w:delText>
        </w:r>
      </w:del>
      <w:r xmlns:w15="http://schemas.microsoft.com/office/word/2012/wordml">
        <w:t>.</w:t>
      </w:r>
      <w:commentRangeEnd xmlns:w15="http://schemas.microsoft.com/office/word/2012/wordml" w:id="2"/>
      <w:r xmlns:w15="http://schemas.microsoft.com/office/word/2012/wordml">
        <w:commentReference w:id="2"/>
      </w:r>
    </w:p>
    <w:p>
      <w:pPr>
        <w:pStyle w:val="Heading1"/>
      </w:pPr>
      <w:r>
        <w:rPr>
          <w:b xmlns:w15="http://schemas.microsoft.com/office/word/2012/wordml"/>
        </w:rPr>
        <w:t>Paddle Pass</w:t>
      </w:r>
    </w:p>
    <w:p>
      <w:commentRangeStart xmlns:w15="http://schemas.microsoft.com/office/word/2012/wordml" w:id="12"/>
      <w:r>
        <w:rPr/>
        <w:t>Paddle Pass holders may reserve a boat up to two weeks ahead.</w:t>
      </w:r>
      <w:commentRangeEnd xmlns:w15="http://schemas.microsoft.com/office/word/2012/wordml" w:id="12"/>
      <w:r xmlns:w15="http://schemas.microsoft.com/office/word/2012/wordml">
        <w:commentReference w:id="12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comment w:id="0" w:author="Priya Shah" w:date="2026-10-20T09:00:00Z" w:initials="PS">
    <w:p w14:paraId="10000000" w14:textId="77777777">
      <w:r>
        <w:annotationRef/>
      </w:r>
      <w:r>
        <w:t xml:space="preserve">Should this say must instead of should?</w:t>
      </w:r>
    </w:p>
  </w:comment>
  <w:comment w:id="1" w:author="Sam Ortiz" w:date="2026-10-20T09:00:00Z" w:initials="SO">
    <w:p w14:paraId="10000001" w14:textId="77777777">
      <w:r>
        <w:annotationRef/>
      </w:r>
      <w:r>
        <w:t xml:space="preserve">Is 48 hours right? Check with Priya.</w:t>
      </w:r>
    </w:p>
  </w:comment>
  <w:comment w:id="2" w:author="Priya Shah" w:date="2026-10-20T09:00:00Z" w:initials="PS">
    <w:p w14:paraId="10000002" w14:textId="77777777">
      <w:r>
        <w:annotationRef/>
      </w:r>
      <w:r>
        <w:t xml:space="preserve">Old note: delete me before we share this.</w:t>
      </w:r>
    </w:p>
  </w:comment>
  <w:comment w:id="12" w:author="Test Learner" w:date="2026-10-20T09:00:00Z" w:initials="TL">
    <w:p w14:paraId="3000000C" w14:textId="77777777">
      <w:r>
        <w:t>How far ahead can non-members book?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15:commentEx w15:paraId="10000000" w15:done="0"/>
  <w15:commentEx w15:paraId="10000001" w15:done="0"/>
  <w15:commentEx w15:paraId="10000002" w15:done="0"/>
  <w15:commentEx w15:paraId="300000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