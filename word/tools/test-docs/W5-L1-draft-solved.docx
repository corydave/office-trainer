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 Desk Checklist (Draft)</w:t>
      </w:r>
    </w:p>
    <w:p>
      <w:r>
        <w:rPr/>
        <w:t>Greet every customer within one minute.</w:t>
      </w:r>
      <w:ins xmlns:w15="http://schemas.microsoft.com/office/word/2012/wordml" w:id="115" w:author="Test Learner" w:date="2026-10-20T09:00:00Z">
        <w:r>
          <w:t xml:space="preserve"> with a smile</w:t>
        </w:r>
      </w:ins>
    </w:p>
    <w:p>
      <w:r>
        <w:rPr/>
        <w:t>Check the waiver is signed before handing over a paddle.</w:t>
      </w:r>
      <w:ins xmlns:w15="http://schemas.microsoft.com/office/word/2012/wordml" w:id="116" w:author="Test Learner" w:date="2026-10-20T09:00:00Z">
        <w:r>
          <w:t xml:space="preserve"> and dated</w:t>
        </w:r>
      </w:ins>
    </w:p>
    <w:p>
      <w:r>
        <w:rPr/>
        <w:t>Fit each life jacket and check the buckle.</w:t>
      </w:r>
      <w:ins xmlns:w15="http://schemas.microsoft.com/office/word/2012/wordml" w:id="117" w:author="Test Learner" w:date="2026-10-20T09:00:00Z">
        <w:r>
          <w:t xml:space="preserve"> twice</w:t>
        </w:r>
      </w:ins>
    </w:p>
    <w:p>
      <w:r>
        <w:rPr/>
        <w:t>Write the boat number and return time on the rental card.</w:t>
      </w:r>
    </w:p>
    <w:p>
      <w:r>
        <w:rPr/>
        <w:t>Remind renters where the no-wake zone starts.</w:t>
      </w:r>
      <w:del xmlns:w15="http://schemas.microsoft.com/office/word/2012/wordml" w:id="118" w:author="Test Learner" w:date="2026-10-20T09:00:00Z">
        <w:r>
          <w:delText xml:space="preserve"> where the no-wake zone starts</w:delText>
        </w:r>
      </w:del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trackRevisions xmlns:w15="http://schemas.microsoft.com/office/word/2012/wordml"/>
  <w:documentProtection xmlns:w15="http://schemas.microsoft.com/office/word/2012/wordml" w:edit="trackedChanges" w:enforcement="1" w:cryptProviderType="rsaAES" w:cryptAlgorithmClass="hash" w:cryptAlgorithmType="typeAny" w:cryptAlgorithmSid="14" w:cryptSpinCount="100000" w:hash="dGVzdA==" w:salt="c2FsdA==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